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review</w:t>
      </w:r>
    </w:p>
    <w:p>
      <w:commentRangeStart w:id="0"/>
      <w:r>
        <w:t>Revenue grew 18 percent on the strength of the retrieval product.</w:t>
      </w:r>
      <w:commentRangeEnd w:id="0"/>
      <w:r>
        <w:rPr>
          <w:rStyle w:val="CommentReference"/>
        </w:rPr>
        <w:commentReference w:id="0"/>
      </w:r>
    </w:p>
    <w:p>
      <w:r>
        <w:t>Churn held flat at 2 percent.</w:t>
      </w:r>
    </w:p>
    <w:p>
      <w:commentRangeStart w:id="1"/>
      <w:r>
        <w:t>Next quarter we expand to three regions.</w:t>
      </w:r>
      <w:commentRangeEnd w:id="1"/>
      <w:r>
        <w:rPr>
          <w:rStyle w:val="CommentReference"/>
        </w:rPr>
        <w:commentReference w:id="1"/>
      </w:r>
    </w:p>
    <w:p>
      <w:r>
        <w:t xml:space="preserve">Hiring stays </w:t>
      </w:r>
      <w:ins w:id="901" w:author="Lee Editor" w:date="2026-10-27T12:00:00Z">
        <w:r>
          <w:t xml:space="preserve">deliberately </w:t>
        </w:r>
      </w:ins>
      <w:r>
        <w:t>slow.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ana Reviewer" w:initials="DR" w:date="2026-10-27T21:21:29Z">
    <w:p>
      <w:pPr>
        <w:pStyle w:val="CommentText"/>
      </w:pPr>
      <w:r>
        <w:rPr>
          <w:rStyle w:val="CommentReference"/>
        </w:rPr>
        <w:annotationRef/>
      </w:r>
      <w:r>
        <w:t>Cite the source for 18 percent.</w:t>
      </w:r>
    </w:p>
  </w:comment>
  <w:comment w:id="1" w:author="Lee Editor" w:initials="LE" w:date="2026-10-27T21:21:29Z">
    <w:p>
      <w:pPr>
        <w:pStyle w:val="CommentText"/>
      </w:pPr>
      <w:r>
        <w:rPr>
          <w:rStyle w:val="CommentReference"/>
        </w:rPr>
        <w:annotationRef/>
      </w:r>
      <w:r>
        <w:t>Which three regions?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